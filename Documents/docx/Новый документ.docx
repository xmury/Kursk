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/>
      </w:pPr>
      <w:r>
        <w:rPr/>
        <w:t xml:space="preserve">Содержание </w:t>
      </w:r>
    </w:p>
    <w:p>
      <w:pPr>
        <w:pStyle w:val="Normal"/>
        <w:spacing w:before="0" w:after="0"/>
        <w:ind w:left="0" w:right="0" w:hanging="0"/>
        <w:rPr/>
      </w:pPr>
      <w:r>
        <w:rPr/>
        <w:t xml:space="preserve">Введение </w:t>
      </w:r>
    </w:p>
    <w:p>
      <w:pPr>
        <w:pStyle w:val="Normal"/>
        <w:spacing w:before="0" w:after="0"/>
        <w:ind w:left="0" w:right="0" w:hanging="0"/>
        <w:rPr/>
      </w:pPr>
      <w:r>
        <w:rPr/>
        <w:t xml:space="preserve">1. Техническое задание </w:t>
      </w:r>
    </w:p>
    <w:p>
      <w:pPr>
        <w:pStyle w:val="Normal"/>
        <w:spacing w:before="0" w:after="0"/>
        <w:ind w:left="720" w:right="0" w:hanging="0"/>
        <w:rPr/>
      </w:pPr>
      <w:r>
        <w:rPr/>
        <w:t xml:space="preserve">1.1 Введение </w:t>
      </w:r>
    </w:p>
    <w:p>
      <w:pPr>
        <w:pStyle w:val="Normal"/>
        <w:spacing w:before="0" w:after="0"/>
        <w:ind w:left="720" w:right="0" w:hanging="0"/>
        <w:rPr/>
      </w:pPr>
      <w:r>
        <w:rPr/>
        <w:t xml:space="preserve">1.2 Назначение и общая характеристика устройства </w:t>
      </w:r>
    </w:p>
    <w:p>
      <w:pPr>
        <w:pStyle w:val="Normal"/>
        <w:spacing w:before="0" w:after="0"/>
        <w:ind w:left="720" w:right="0" w:hanging="0"/>
        <w:rPr/>
      </w:pPr>
      <w:r>
        <w:rPr/>
        <w:t xml:space="preserve">1.3 Требования к устройству </w:t>
      </w:r>
    </w:p>
    <w:p>
      <w:pPr>
        <w:pStyle w:val="Normal"/>
        <w:spacing w:before="0" w:after="0"/>
        <w:ind w:left="0" w:right="0" w:hanging="0"/>
        <w:rPr/>
      </w:pPr>
      <w:r>
        <w:rPr/>
        <w:t xml:space="preserve">2. Специальная часть </w:t>
      </w:r>
    </w:p>
    <w:p>
      <w:pPr>
        <w:pStyle w:val="Normal"/>
        <w:spacing w:before="0" w:after="0"/>
        <w:ind w:left="720" w:right="0" w:hanging="0"/>
        <w:rPr/>
      </w:pPr>
      <w:r>
        <w:rPr/>
        <w:t xml:space="preserve">2.1 Разработка логической схемы устройства </w:t>
      </w:r>
    </w:p>
    <w:p>
      <w:pPr>
        <w:pStyle w:val="Normal"/>
        <w:spacing w:before="0" w:after="0"/>
        <w:ind w:left="720" w:right="0" w:hanging="0"/>
        <w:rPr/>
      </w:pPr>
      <w:r>
        <w:rPr/>
        <w:t xml:space="preserve">2.2 Описание элементной базы для построения устройства </w:t>
      </w:r>
    </w:p>
    <w:p>
      <w:pPr>
        <w:pStyle w:val="Normal"/>
        <w:spacing w:before="0" w:after="0"/>
        <w:ind w:left="0" w:right="0" w:hanging="0"/>
        <w:rPr/>
      </w:pPr>
      <w:r>
        <w:rPr/>
        <w:t>3. Заключение</w:t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  <w:t xml:space="preserve">4. Список использованных источников </w:t>
      </w:r>
    </w:p>
    <w:p>
      <w:pPr>
        <w:pStyle w:val="Normal"/>
        <w:spacing w:before="0" w:after="0"/>
        <w:ind w:left="0" w:right="0" w:hanging="0"/>
        <w:rPr/>
      </w:pPr>
      <w:r>
        <w:rPr/>
        <w:t>5. Приложения (Графическая часть)</w:t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139700</wp:posOffset>
            </wp:positionV>
            <wp:extent cx="2131060" cy="301434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tbl>
      <w:tblPr>
        <w:tblW w:w="9026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0" w:author="&lt;анонимный&gt;" w:date="2017-05-31T20:04:00Z">
              <w:r>
                <w:rPr/>
                <w:t>qwqwq</w:t>
              </w:r>
            </w:ins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1" w:author="&lt;анонимный&gt;" w:date="2017-05-31T20:04:00Z">
              <w:r>
                <w:rPr/>
                <w:t>weqwew</w:t>
              </w:r>
            </w:ins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2" w:author="&lt;анонимный&gt;" w:date="2017-05-31T20:04:00Z">
              <w:r>
                <w:rPr/>
                <w:t>12312ew</w:t>
              </w:r>
            </w:ins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3" w:author="&lt;анонимный&gt;" w:date="2017-05-31T20:04:00Z">
              <w:r>
                <w:rPr/>
                <w:t>1231431</w:t>
              </w:r>
            </w:ins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4" w:author="&lt;анонимный&gt;" w:date="2017-05-31T20:04:00Z">
              <w:r>
                <w:rPr/>
                <w:t>eqweqwe</w:t>
              </w:r>
            </w:ins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5" w:author="&lt;анонимный&gt;" w:date="2017-05-31T20:04:00Z">
              <w:r>
                <w:rPr/>
                <w:t>sadasda</w:t>
              </w:r>
            </w:ins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6" w:author="&lt;анонимный&gt;" w:date="2017-05-31T20:04:00Z">
              <w:r>
                <w:rPr/>
                <w:t>asdasfd23</w:t>
              </w:r>
            </w:ins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7" w:author="&lt;анонимный&gt;" w:date="2017-05-31T20:04:00Z">
              <w:r>
                <w:rPr/>
                <w:t>Eqwdf f</w:t>
              </w:r>
            </w:ins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15"/>
              <w:rPr/>
            </w:pPr>
            <w:ins w:id="8" w:author="&lt;анонимный&gt;" w:date="2017-05-31T20:04:00Z">
              <w:r>
                <w:rPr/>
                <w:t>2131242314er</w:t>
              </w:r>
            </w:ins>
          </w:p>
        </w:tc>
      </w:tr>
    </w:tbl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jc w:val="center"/>
        <w:rPr/>
      </w:pPr>
      <w:r>
        <w:rPr/>
        <w:t>Введение</w:t>
      </w:r>
    </w:p>
    <w:p>
      <w:pPr>
        <w:pStyle w:val="Normal"/>
        <w:spacing w:before="0" w:after="0"/>
        <w:ind w:left="0" w:right="0" w:hanging="0"/>
        <w:rPr/>
      </w:pPr>
      <w:r>
        <w:rPr/>
        <w:t>В настоящее время выпускается множество моделей дозиметров. Исходя из их характеристик: чувствительности, типа регистрируемых частиц, рабочего ресурса (выражается в возможном количестве регистрируемых частиц до износа регистратора), дозиметры делятся следующие группы:</w:t>
      </w:r>
    </w:p>
    <w:p>
      <w:pPr>
        <w:pStyle w:val="Normal"/>
        <w:numPr>
          <w:ilvl w:val="0"/>
          <w:numId w:val="1"/>
        </w:numPr>
        <w:spacing w:before="0" w:after="0"/>
        <w:ind w:left="1440" w:right="0" w:hanging="360"/>
        <w:contextualSpacing/>
        <w:rPr>
          <w:u w:val="none"/>
        </w:rPr>
      </w:pPr>
      <w:r>
        <w:rPr/>
        <w:t xml:space="preserve">Профессиональные </w:t>
      </w:r>
    </w:p>
    <w:p>
      <w:pPr>
        <w:pStyle w:val="Normal"/>
        <w:numPr>
          <w:ilvl w:val="1"/>
          <w:numId w:val="1"/>
        </w:numPr>
        <w:spacing w:before="0" w:after="0"/>
        <w:ind w:left="2160" w:right="0" w:hanging="360"/>
        <w:contextualSpacing/>
        <w:rPr>
          <w:u w:val="none"/>
        </w:rPr>
      </w:pPr>
      <w:r>
        <w:rPr/>
        <w:t>Позволяет проводить измерения заражения как окружающей среды так и отдельных объектов</w:t>
      </w:r>
    </w:p>
    <w:p>
      <w:pPr>
        <w:pStyle w:val="Normal"/>
        <w:numPr>
          <w:ilvl w:val="1"/>
          <w:numId w:val="1"/>
        </w:numPr>
        <w:spacing w:before="0" w:after="0"/>
        <w:ind w:left="2160" w:right="0" w:hanging="360"/>
        <w:contextualSpacing/>
        <w:rPr>
          <w:u w:val="none"/>
        </w:rPr>
      </w:pPr>
      <w:r>
        <w:rPr/>
        <w:t>Имеет высокую точность измерения</w:t>
      </w:r>
    </w:p>
    <w:p>
      <w:pPr>
        <w:pStyle w:val="Normal"/>
        <w:numPr>
          <w:ilvl w:val="0"/>
          <w:numId w:val="1"/>
        </w:numPr>
        <w:spacing w:before="0" w:after="0"/>
        <w:ind w:left="1440" w:right="0" w:hanging="360"/>
        <w:contextualSpacing/>
        <w:rPr>
          <w:u w:val="none"/>
        </w:rPr>
      </w:pPr>
      <w:r>
        <w:rPr/>
        <w:t>Бытовые</w:t>
      </w:r>
    </w:p>
    <w:p>
      <w:pPr>
        <w:pStyle w:val="Normal"/>
        <w:numPr>
          <w:ilvl w:val="1"/>
          <w:numId w:val="1"/>
        </w:numPr>
        <w:spacing w:before="0" w:after="0"/>
        <w:ind w:left="2160" w:right="0" w:hanging="360"/>
        <w:contextualSpacing/>
        <w:rPr>
          <w:u w:val="none"/>
        </w:rPr>
      </w:pPr>
      <w:r>
        <w:rPr/>
        <w:t xml:space="preserve"> </w:t>
      </w:r>
      <w:r>
        <w:rPr/>
        <w:t>Предназначен  для домашних нужд. Отличаются низкой точностью измерения и ценой</w:t>
      </w:r>
    </w:p>
    <w:p>
      <w:pPr>
        <w:pStyle w:val="Normal"/>
        <w:numPr>
          <w:ilvl w:val="0"/>
          <w:numId w:val="1"/>
        </w:numPr>
        <w:spacing w:before="0" w:after="0"/>
        <w:ind w:left="1440" w:right="0" w:hanging="360"/>
        <w:contextualSpacing/>
        <w:rPr>
          <w:u w:val="none"/>
        </w:rPr>
      </w:pPr>
      <w:r>
        <w:rPr/>
        <w:t>Промышленный</w:t>
      </w:r>
    </w:p>
    <w:p>
      <w:pPr>
        <w:pStyle w:val="Normal"/>
        <w:numPr>
          <w:ilvl w:val="1"/>
          <w:numId w:val="1"/>
        </w:numPr>
        <w:spacing w:before="0" w:after="0"/>
        <w:ind w:left="2160" w:right="0" w:hanging="360"/>
        <w:contextualSpacing/>
        <w:rPr>
          <w:u w:val="none"/>
        </w:rPr>
      </w:pPr>
      <w:r>
        <w:rPr/>
        <w:t>Предназначен для мониторинга радиационного фона рядом с промышленными объектами</w:t>
      </w:r>
    </w:p>
    <w:p>
      <w:pPr>
        <w:pStyle w:val="Normal"/>
        <w:numPr>
          <w:ilvl w:val="0"/>
          <w:numId w:val="1"/>
        </w:numPr>
        <w:spacing w:before="0" w:after="0"/>
        <w:ind w:left="1440" w:right="0" w:hanging="360"/>
        <w:contextualSpacing/>
        <w:rPr>
          <w:u w:val="none"/>
        </w:rPr>
      </w:pPr>
      <w:r>
        <w:rPr/>
        <w:t xml:space="preserve">Военный </w:t>
      </w:r>
    </w:p>
    <w:p>
      <w:pPr>
        <w:pStyle w:val="Normal"/>
        <w:numPr>
          <w:ilvl w:val="1"/>
          <w:numId w:val="1"/>
        </w:numPr>
        <w:spacing w:before="0" w:after="0"/>
        <w:ind w:left="2160" w:right="0" w:hanging="360"/>
        <w:contextualSpacing/>
        <w:rPr>
          <w:u w:val="none"/>
        </w:rPr>
      </w:pPr>
      <w:r>
        <w:rPr/>
        <w:t>Рассчитан на применение в условиях военных действий. В частности в условиях произошедшего ядерного взрыва</w:t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  <w:t xml:space="preserve">Цель данного проекта повысить уровень профессиональных навыков и знаний по проектированию </w:t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ind w:left="1440" w:hanging="-108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ind w:left="2160" w:hanging="-180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880" w:hanging="-252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3600" w:hanging="-324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4320" w:hanging="-39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5040" w:hanging="-468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760" w:hanging="-540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6480" w:hanging="-612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7200" w:hanging="-684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keepNext/>
      <w:keepLines w:val="false"/>
      <w:widowControl/>
      <w:spacing w:lineRule="auto" w:line="276" w:before="0" w:after="0"/>
      <w:ind w:left="0" w:right="0" w:hanging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  <w:lang w:val="ru-RU" w:eastAsia="zh-CN" w:bidi="hi-IN"/>
    </w:rPr>
  </w:style>
  <w:style w:type="paragraph" w:styleId="1">
    <w:name w:val="Heading 1"/>
    <w:basedOn w:val="Normal1"/>
    <w:next w:val="Normal"/>
    <w:qFormat/>
    <w:pPr>
      <w:keepNext/>
      <w:keepLines/>
      <w:spacing w:lineRule="auto" w:line="240" w:before="400" w:after="120"/>
      <w:contextualSpacing/>
    </w:pPr>
    <w:rPr>
      <w:sz w:val="40"/>
      <w:szCs w:val="40"/>
    </w:rPr>
  </w:style>
  <w:style w:type="paragraph" w:styleId="2">
    <w:name w:val="Heading 2"/>
    <w:basedOn w:val="Normal1"/>
    <w:next w:val="Normal"/>
    <w:qFormat/>
    <w:pPr>
      <w:keepNext/>
      <w:keepLines/>
      <w:spacing w:lineRule="auto" w:line="240" w:before="360" w:after="120"/>
      <w:contextualSpacing/>
    </w:pPr>
    <w:rPr>
      <w:b w:val="false"/>
      <w:sz w:val="32"/>
      <w:szCs w:val="32"/>
    </w:rPr>
  </w:style>
  <w:style w:type="paragraph" w:styleId="3">
    <w:name w:val="Heading 3"/>
    <w:basedOn w:val="Normal1"/>
    <w:next w:val="Normal"/>
    <w:qFormat/>
    <w:pPr>
      <w:keepNext/>
      <w:keepLines/>
      <w:spacing w:lineRule="auto" w:line="240" w:before="320" w:after="80"/>
      <w:contextualSpacing/>
    </w:pPr>
    <w:rPr>
      <w:b w:val="false"/>
      <w:color w:val="434343"/>
      <w:sz w:val="28"/>
      <w:szCs w:val="28"/>
    </w:rPr>
  </w:style>
  <w:style w:type="paragraph" w:styleId="4">
    <w:name w:val="Heading 4"/>
    <w:basedOn w:val="Normal1"/>
    <w:next w:val="Normal"/>
    <w:qFormat/>
    <w:pPr>
      <w:keepNext/>
      <w:keepLines/>
      <w:spacing w:lineRule="auto" w:line="240" w:before="280" w:after="80"/>
      <w:contextualSpacing/>
    </w:pPr>
    <w:rPr>
      <w:color w:val="666666"/>
      <w:sz w:val="24"/>
      <w:szCs w:val="24"/>
    </w:rPr>
  </w:style>
  <w:style w:type="paragraph" w:styleId="5">
    <w:name w:val="Heading 5"/>
    <w:basedOn w:val="Normal1"/>
    <w:next w:val="Normal"/>
    <w:qFormat/>
    <w:pPr>
      <w:keepNext/>
      <w:keepLines/>
      <w:spacing w:lineRule="auto" w:line="240" w:before="240" w:after="80"/>
      <w:contextualSpacing/>
    </w:pPr>
    <w:rPr>
      <w:color w:val="666666"/>
      <w:sz w:val="22"/>
      <w:szCs w:val="22"/>
    </w:rPr>
  </w:style>
  <w:style w:type="paragraph" w:styleId="6">
    <w:name w:val="Heading 6"/>
    <w:basedOn w:val="Normal1"/>
    <w:next w:val="Normal"/>
    <w:qFormat/>
    <w:pPr>
      <w:keepNext/>
      <w:keepLines/>
      <w:spacing w:lineRule="auto" w:line="240" w:before="240" w:after="80"/>
      <w:contextualSpacing/>
    </w:pPr>
    <w:rPr>
      <w:i/>
      <w:color w:val="666666"/>
      <w:sz w:val="22"/>
      <w:szCs w:val="22"/>
    </w:rPr>
  </w:style>
  <w:style w:type="character" w:styleId="ListLabel1">
    <w:name w:val="ListLabel 1"/>
    <w:qFormat/>
    <w:rPr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paragraph" w:styleId="Style8">
    <w:name w:val="Заголовок"/>
    <w:basedOn w:val="Normal"/>
    <w:next w:val="Style9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9">
    <w:name w:val="Body Text"/>
    <w:basedOn w:val="Normal"/>
    <w:pPr>
      <w:spacing w:lineRule="auto" w:line="288" w:before="0" w:after="140"/>
    </w:pPr>
    <w:rPr/>
  </w:style>
  <w:style w:type="paragraph" w:styleId="Style10">
    <w:name w:val="List"/>
    <w:basedOn w:val="Style9"/>
    <w:pPr/>
    <w:rPr>
      <w:rFonts w:cs="FreeSans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  <w:lang w:val="ru-RU" w:eastAsia="zh-CN" w:bidi="hi-IN"/>
    </w:rPr>
  </w:style>
  <w:style w:type="paragraph" w:styleId="Style13">
    <w:name w:val="Title"/>
    <w:basedOn w:val="Normal1"/>
    <w:next w:val="Normal"/>
    <w:qFormat/>
    <w:pPr>
      <w:keepNext/>
      <w:keepLines/>
      <w:spacing w:lineRule="auto" w:line="240" w:before="0" w:after="60"/>
      <w:contextualSpacing/>
    </w:pPr>
    <w:rPr>
      <w:sz w:val="52"/>
      <w:szCs w:val="52"/>
    </w:rPr>
  </w:style>
  <w:style w:type="paragraph" w:styleId="Style14">
    <w:name w:val="Subtitle"/>
    <w:basedOn w:val="Normal1"/>
    <w:next w:val="Normal"/>
    <w:qFormat/>
    <w:pPr>
      <w:keepNext/>
      <w:keepLines/>
      <w:spacing w:lineRule="auto" w:line="240" w:before="0" w:after="320"/>
      <w:contextualSpacing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Style15">
    <w:name w:val="Содержимое таблицы"/>
    <w:basedOn w:val="Normal"/>
    <w:qFormat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LibreOffice/5.1.6.2$Linux_X86_64 LibreOffice_project/10m0$Build-2</Application>
  <Pages>2</Pages>
  <Words>155</Words>
  <Characters>1072</Characters>
  <CharactersWithSpaces>1200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2017-05-31T20:05:22Z</dcterms:modified>
  <cp:revision>2</cp:revision>
  <dc:subject/>
  <dc:title/>
</cp:coreProperties>
</file>